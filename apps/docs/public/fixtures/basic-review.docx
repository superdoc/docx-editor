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Id1" /></Relationships>
</file>

<file path=word/document.xml><?xml version="1.0" encoding="utf-8"?>
<w:document xmlns:w="http://schemas.openxmlformats.org/wordprocessingml/2006/main">
  <w:body>
    <w:p>
      <w:r>
        <w:rPr>
          <w:b/>
          <w:sz w:val="28"/>
        </w:rPr>
        <w:t>Review the delivery terms</w:t>
      </w:r>
    </w:p>
    <w:p>
      <w:r>
        <w:rPr>
          <w:sz w:val="24"/>
        </w:rPr>
        <w:t xml:space="preserve">Delivery includes </w:t>
      </w:r>
      <w:ins w:id="1" w:author="Alex Rivera" w:date="2026-01-15T12:00:00Z">
        <w:r>
          <w:rPr>
            <w:sz w:val="24"/>
          </w:rPr>
          <w:t xml:space="preserve">installation and </w:t>
        </w:r>
      </w:ins>
      <w:r>
        <w:rPr>
          <w:sz w:val="24"/>
        </w:rPr>
        <w:t>training.</w:t>
      </w:r>
    </w:p>
    <w:p>
      <w:r>
        <w:rPr>
          <w:sz w:val="24"/>
        </w:rPr>
        <w:t>Payment is due within 30 days.</w:t>
      </w:r>
    </w:p>
    <w:p>
      <w:r>
        <w:rPr>
          <w:sz w:val="24"/>
        </w:rPr>
        <w:t>Support lasts for one year.</w:t>
      </w:r>
    </w:p>
    <w:sectPr>
      <w:pgSz w:w="8640" w:h="7200"/>
      <w:pgMar w:top="720" w:right="720" w:bottom="720" w:left="720" w:header="360" w:footer="360" w:gutter="0"/>
    </w:sectPr>
  </w:body>
</w:document>
</file>

<file path=word/settings.xml><?xml version="1.0" encoding="utf-8"?>
<w:settings xmlns:w="http://schemas.openxmlformats.org/wordprocessingml/2006/main">
  <w:defaultTabStop w:val="720"/>
</w: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Id1" /></Relationships>
</file>