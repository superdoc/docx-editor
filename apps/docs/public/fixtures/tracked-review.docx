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  <w:szCs w:val="28"/>
        </w:rPr>
        <w:t>Service agreement</w:t>
      </w:r>
    </w:p>
    <w:p>
      <w:r>
        <w:t xml:space="preserve">Either party may end this agreement by giving </w:t>
      </w:r>
      <w:del w:id="1" w:author="Alex Rivera" w:date="2026-08-15T12:00:00Z">
        <w:r>
          <w:delText xml:space="preserve">30</w:delText>
        </w:r>
      </w:del>
      <w:ins w:id="2" w:author="Alex Rivera" w:date="2026-08-15T12:00:00Z">
        <w:r>
          <w:t xml:space="preserve">60</w:t>
        </w:r>
      </w:ins>
      <w:r>
        <w:t xml:space="preserve"> days’ written notice.</w:t>
      </w:r>
    </w:p>
    <w:p>
      <w:r>
        <w:t xml:space="preserve">The confidentiality obligations continue after this agreement ends.</w:t>
      </w:r>
    </w:p>
    <w:sectPr>
      <w:pgSz w:w="12240" w:h="6480"/>
      <w:pgMar w:top="720" w:right="1080" w:bottom="720" w:left="108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32"/>
        <w:szCs w:val="3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